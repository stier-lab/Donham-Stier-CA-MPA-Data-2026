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BA8D94" w14:textId="77777777" w:rsidR="00FB5DFE" w:rsidRDefault="00FB5DFE">
      <w:pPr>
        <w:rPr>
          <w:ins w:id="0" w:author="Adrian Stier" w:date="2020-07-02T13:08:00Z"/>
        </w:rPr>
      </w:pPr>
      <w:bookmarkStart w:id="1" w:name="_GoBack"/>
      <w:bookmarkEnd w:id="1"/>
    </w:p>
    <w:p w14:paraId="56F25D91" w14:textId="77777777" w:rsidR="00FB5DFE" w:rsidRDefault="00FB5DFE">
      <w:pPr>
        <w:rPr>
          <w:ins w:id="2" w:author="Adrian Stier" w:date="2020-07-02T13:08:00Z"/>
        </w:rPr>
      </w:pPr>
    </w:p>
    <w:p w14:paraId="775132F4" w14:textId="639F84CC" w:rsidR="00FB5DFE" w:rsidRDefault="00FB5DFE" w:rsidP="00FB5DFE">
      <w:pPr>
        <w:pStyle w:val="ListParagraph"/>
        <w:numPr>
          <w:ilvl w:val="0"/>
          <w:numId w:val="1"/>
        </w:numPr>
        <w:rPr>
          <w:ins w:id="3" w:author="Adrian Stier" w:date="2020-07-02T13:11:00Z"/>
        </w:rPr>
      </w:pPr>
      <w:ins w:id="4" w:author="Adrian Stier" w:date="2020-07-02T13:10:00Z">
        <w:r>
          <w:t xml:space="preserve">H1: </w:t>
        </w:r>
      </w:ins>
      <w:ins w:id="5" w:author="Adrian Stier" w:date="2020-07-02T13:13:00Z">
        <w:r>
          <w:t xml:space="preserve">local variation </w:t>
        </w:r>
      </w:ins>
      <w:ins w:id="6" w:author="Adrian Stier" w:date="2020-07-02T13:10:00Z">
        <w:r>
          <w:t>oceanography/nutr</w:t>
        </w:r>
      </w:ins>
      <w:ins w:id="7" w:author="Adrian Stier" w:date="2020-07-02T13:11:00Z">
        <w:r>
          <w:t xml:space="preserve">ients </w:t>
        </w:r>
      </w:ins>
      <w:proofErr w:type="gramStart"/>
      <w:ins w:id="8" w:author="Adrian Stier" w:date="2020-07-02T13:13:00Z">
        <w:r>
          <w:t>is</w:t>
        </w:r>
        <w:proofErr w:type="gramEnd"/>
        <w:r>
          <w:t xml:space="preserve"> queen</w:t>
        </w:r>
      </w:ins>
    </w:p>
    <w:p w14:paraId="01F900E0" w14:textId="107A53C6" w:rsidR="00FB5DFE" w:rsidRDefault="00FB5DFE" w:rsidP="00FB5DFE">
      <w:pPr>
        <w:pStyle w:val="ListParagraph"/>
        <w:numPr>
          <w:ilvl w:val="0"/>
          <w:numId w:val="1"/>
        </w:numPr>
        <w:rPr>
          <w:ins w:id="9" w:author="Adrian Stier" w:date="2020-07-02T13:11:00Z"/>
        </w:rPr>
      </w:pPr>
      <w:ins w:id="10" w:author="Adrian Stier" w:date="2020-07-02T13:11:00Z">
        <w:r>
          <w:t xml:space="preserve">H2: predation is important </w:t>
        </w:r>
      </w:ins>
    </w:p>
    <w:p w14:paraId="3FEC91F2" w14:textId="6C0B8ED6" w:rsidR="00FB5DFE" w:rsidRDefault="00FB5DFE" w:rsidP="00FB5DFE">
      <w:pPr>
        <w:pStyle w:val="ListParagraph"/>
        <w:numPr>
          <w:ilvl w:val="0"/>
          <w:numId w:val="1"/>
        </w:numPr>
        <w:rPr>
          <w:ins w:id="11" w:author="Adrian Stier" w:date="2020-07-02T13:13:00Z"/>
        </w:rPr>
      </w:pPr>
      <w:ins w:id="12" w:author="Adrian Stier" w:date="2020-07-02T13:11:00Z">
        <w:r>
          <w:t xml:space="preserve">H3: </w:t>
        </w:r>
      </w:ins>
      <w:ins w:id="13" w:author="Adrian Stier" w:date="2020-07-02T13:13:00Z">
        <w:r>
          <w:t xml:space="preserve">long term drivers are important </w:t>
        </w:r>
      </w:ins>
    </w:p>
    <w:p w14:paraId="1273A733" w14:textId="785D5434" w:rsidR="00FB5DFE" w:rsidRDefault="00FB5DFE" w:rsidP="00FB5DFE">
      <w:pPr>
        <w:pStyle w:val="ListParagraph"/>
        <w:numPr>
          <w:ilvl w:val="0"/>
          <w:numId w:val="1"/>
        </w:numPr>
        <w:rPr>
          <w:ins w:id="14" w:author="Adrian Stier" w:date="2020-07-02T13:13:00Z"/>
        </w:rPr>
      </w:pPr>
      <w:ins w:id="15" w:author="Adrian Stier" w:date="2020-07-02T13:13:00Z">
        <w:r>
          <w:t xml:space="preserve">H4: siting effects are important </w:t>
        </w:r>
      </w:ins>
    </w:p>
    <w:p w14:paraId="33813AF6" w14:textId="77777777" w:rsidR="00FB5DFE" w:rsidRDefault="00FB5DFE" w:rsidP="00FB5DFE">
      <w:pPr>
        <w:rPr>
          <w:ins w:id="16" w:author="Adrian Stier" w:date="2020-07-02T13:10:00Z"/>
        </w:rPr>
        <w:pPrChange w:id="17" w:author="Adrian Stier" w:date="2020-07-02T13:13:00Z">
          <w:pPr>
            <w:pStyle w:val="ListParagraph"/>
            <w:numPr>
              <w:numId w:val="1"/>
            </w:numPr>
            <w:ind w:hanging="360"/>
          </w:pPr>
        </w:pPrChange>
      </w:pPr>
    </w:p>
    <w:p w14:paraId="2E83600E" w14:textId="7D6DC5FB" w:rsidR="00814266" w:rsidRDefault="00FB5DFE" w:rsidP="00FB5DFE">
      <w:pPr>
        <w:pStyle w:val="ListParagraph"/>
        <w:numPr>
          <w:ilvl w:val="0"/>
          <w:numId w:val="1"/>
        </w:numPr>
        <w:rPr>
          <w:ins w:id="18" w:author="Adrian Stier" w:date="2020-07-02T13:10:00Z"/>
        </w:rPr>
      </w:pPr>
      <w:ins w:id="19" w:author="Adrian Stier" w:date="2020-07-02T13:08:00Z">
        <w:r>
          <w:t xml:space="preserve">Tightly connected to oceanography aren’t necessarily expected </w:t>
        </w:r>
      </w:ins>
    </w:p>
    <w:p w14:paraId="4BC93809" w14:textId="2F743D90" w:rsidR="00FB5DFE" w:rsidRDefault="00FB5DFE" w:rsidP="00FB5DFE">
      <w:pPr>
        <w:pStyle w:val="ListParagraph"/>
        <w:numPr>
          <w:ilvl w:val="0"/>
          <w:numId w:val="1"/>
        </w:numPr>
        <w:rPr>
          <w:ins w:id="20" w:author="Adrian Stier" w:date="2020-07-02T13:26:00Z"/>
        </w:rPr>
      </w:pPr>
      <w:ins w:id="21" w:author="Adrian Stier" w:date="2020-07-02T13:10:00Z">
        <w:r>
          <w:t xml:space="preserve">Is there a general trend across </w:t>
        </w:r>
        <w:proofErr w:type="gramStart"/>
        <w:r>
          <w:t>time</w:t>
        </w:r>
      </w:ins>
      <w:proofErr w:type="gramEnd"/>
    </w:p>
    <w:p w14:paraId="196A7BBB" w14:textId="09CD5359" w:rsidR="00FB5DFE" w:rsidRDefault="00FB5DFE" w:rsidP="00FB5DFE">
      <w:pPr>
        <w:rPr>
          <w:ins w:id="22" w:author="Adrian Stier" w:date="2020-07-02T13:33:00Z"/>
        </w:rPr>
      </w:pPr>
    </w:p>
    <w:p w14:paraId="25032A97" w14:textId="37DDE259" w:rsidR="000C5F7D" w:rsidRDefault="000C5F7D" w:rsidP="00FB5DFE">
      <w:pPr>
        <w:rPr>
          <w:ins w:id="23" w:author="Adrian Stier" w:date="2020-07-02T13:33:00Z"/>
        </w:rPr>
      </w:pPr>
      <w:ins w:id="24" w:author="Adrian Stier" w:date="2020-07-02T13:33:00Z">
        <w:r>
          <w:t xml:space="preserve">Figures 1. How is control identified </w:t>
        </w:r>
      </w:ins>
    </w:p>
    <w:p w14:paraId="564152B6" w14:textId="465CE8B4" w:rsidR="000C5F7D" w:rsidRDefault="000C5F7D" w:rsidP="00FB5DFE">
      <w:pPr>
        <w:rPr>
          <w:ins w:id="25" w:author="Adrian Stier" w:date="2020-07-02T13:33:00Z"/>
        </w:rPr>
      </w:pPr>
      <w:ins w:id="26" w:author="Adrian Stier" w:date="2020-07-02T13:33:00Z">
        <w:r>
          <w:t>Figure 2. Paired series o</w:t>
        </w:r>
      </w:ins>
      <w:ins w:id="27" w:author="Adrian Stier" w:date="2020-07-02T13:34:00Z">
        <w:r>
          <w:t xml:space="preserve">f control </w:t>
        </w:r>
      </w:ins>
    </w:p>
    <w:p w14:paraId="74FB5D79" w14:textId="77777777" w:rsidR="000C5F7D" w:rsidRDefault="000C5F7D" w:rsidP="00FB5DFE">
      <w:pPr>
        <w:rPr>
          <w:ins w:id="28" w:author="Adrian Stier" w:date="2020-07-02T13:26:00Z"/>
        </w:rPr>
      </w:pPr>
    </w:p>
    <w:p w14:paraId="06C4D7EC" w14:textId="7A027441" w:rsidR="000C5F7D" w:rsidRDefault="005655E6" w:rsidP="00FB5DFE">
      <w:pPr>
        <w:rPr>
          <w:ins w:id="29" w:author="Adrian Stier" w:date="2020-07-02T13:50:00Z"/>
        </w:rPr>
      </w:pPr>
      <w:ins w:id="30" w:author="Adrian Stier" w:date="2020-07-02T13:47:00Z">
        <w:r>
          <w:t xml:space="preserve">Showing that you can detect change </w:t>
        </w:r>
      </w:ins>
      <w:ins w:id="31" w:author="Adrian Stier" w:date="2020-07-02T13:50:00Z">
        <w:r>
          <w:t xml:space="preserve">using bay keeper 1997-2009 kelp restoration </w:t>
        </w:r>
      </w:ins>
    </w:p>
    <w:p w14:paraId="4B32D7C6" w14:textId="77777777" w:rsidR="005655E6" w:rsidRDefault="005655E6" w:rsidP="00FB5DFE">
      <w:pPr>
        <w:rPr>
          <w:ins w:id="32" w:author="Adrian Stier" w:date="2020-07-02T13:47:00Z"/>
        </w:rPr>
      </w:pPr>
    </w:p>
    <w:p w14:paraId="3ABB0750" w14:textId="77777777" w:rsidR="005655E6" w:rsidRDefault="005655E6" w:rsidP="00FB5DFE">
      <w:pPr>
        <w:rPr>
          <w:ins w:id="33" w:author="Adrian Stier" w:date="2020-07-02T13:26:00Z"/>
        </w:rPr>
      </w:pPr>
    </w:p>
    <w:p w14:paraId="566A62C0" w14:textId="4D94467B" w:rsidR="00FB5DFE" w:rsidRDefault="00FB5DFE" w:rsidP="00FB5DFE">
      <w:pPr>
        <w:rPr>
          <w:ins w:id="34" w:author="Adrian Stier" w:date="2020-07-02T13:28:00Z"/>
        </w:rPr>
      </w:pPr>
      <w:ins w:id="35" w:author="Adrian Stier" w:date="2020-07-02T13:26:00Z">
        <w:r>
          <w:t xml:space="preserve">Deltas </w:t>
        </w:r>
        <w:r w:rsidR="000C5F7D">
          <w:t xml:space="preserve">and spatial synchrony </w:t>
        </w:r>
      </w:ins>
    </w:p>
    <w:p w14:paraId="4C60C2BC" w14:textId="371B8F46" w:rsidR="000C5F7D" w:rsidRDefault="000C5F7D" w:rsidP="00FB5DFE">
      <w:pPr>
        <w:rPr>
          <w:ins w:id="36" w:author="Adrian Stier" w:date="2020-07-02T13:28:00Z"/>
        </w:rPr>
      </w:pPr>
    </w:p>
    <w:p w14:paraId="780AC503" w14:textId="5C3A48F6" w:rsidR="000C5F7D" w:rsidRDefault="000C5F7D" w:rsidP="00FB5DFE">
      <w:pPr>
        <w:rPr>
          <w:ins w:id="37" w:author="Adrian Stier" w:date="2020-07-02T13:30:00Z"/>
        </w:rPr>
      </w:pPr>
      <w:ins w:id="38" w:author="Adrian Stier" w:date="2020-07-02T13:28:00Z">
        <w:r>
          <w:t>Wh</w:t>
        </w:r>
      </w:ins>
      <w:ins w:id="39" w:author="Adrian Stier" w:date="2020-07-02T13:29:00Z">
        <w:r>
          <w:t xml:space="preserve">at is a good </w:t>
        </w:r>
        <w:proofErr w:type="gramStart"/>
        <w:r>
          <w:t>control</w:t>
        </w:r>
        <w:proofErr w:type="gramEnd"/>
        <w:r>
          <w:t xml:space="preserve"> </w:t>
        </w:r>
      </w:ins>
    </w:p>
    <w:p w14:paraId="430DF34A" w14:textId="093B2345" w:rsidR="000C5F7D" w:rsidRDefault="000C5F7D" w:rsidP="00FB5DFE">
      <w:pPr>
        <w:rPr>
          <w:ins w:id="40" w:author="Adrian Stier" w:date="2020-07-02T13:30:00Z"/>
        </w:rPr>
      </w:pPr>
    </w:p>
    <w:p w14:paraId="3CC4C92F" w14:textId="56BC1DBA" w:rsidR="000C5F7D" w:rsidRDefault="000C5F7D" w:rsidP="00FB5DFE">
      <w:pPr>
        <w:rPr>
          <w:ins w:id="41" w:author="Adrian Stier" w:date="2020-07-02T13:29:00Z"/>
        </w:rPr>
      </w:pPr>
      <w:ins w:id="42" w:author="Adrian Stier" w:date="2020-07-02T13:30:00Z">
        <w:r>
          <w:t xml:space="preserve">Are there siting effects? </w:t>
        </w:r>
      </w:ins>
    </w:p>
    <w:p w14:paraId="196BEB9B" w14:textId="77777777" w:rsidR="000C5F7D" w:rsidRDefault="000C5F7D" w:rsidP="00FB5DFE">
      <w:pPr>
        <w:rPr>
          <w:ins w:id="43" w:author="Adrian Stier" w:date="2020-07-02T13:29:00Z"/>
        </w:rPr>
      </w:pPr>
    </w:p>
    <w:p w14:paraId="37543644" w14:textId="5034ECC4" w:rsidR="000C5F7D" w:rsidRDefault="000C5F7D" w:rsidP="00FB5DFE">
      <w:pPr>
        <w:rPr>
          <w:ins w:id="44" w:author="Adrian Stier" w:date="2020-07-02T13:28:00Z"/>
        </w:rPr>
      </w:pPr>
      <w:ins w:id="45" w:author="Adrian Stier" w:date="2020-07-02T13:28:00Z">
        <w:r>
          <w:t xml:space="preserve">MPA </w:t>
        </w:r>
      </w:ins>
    </w:p>
    <w:p w14:paraId="138BF2A0" w14:textId="7AE79161" w:rsidR="000C5F7D" w:rsidRDefault="000C5F7D" w:rsidP="00FB5DFE">
      <w:pPr>
        <w:rPr>
          <w:ins w:id="46" w:author="Adrian Stier" w:date="2020-07-02T13:28:00Z"/>
        </w:rPr>
      </w:pPr>
    </w:p>
    <w:p w14:paraId="20C12B5A" w14:textId="788CB200" w:rsidR="000C5F7D" w:rsidRDefault="000C5F7D" w:rsidP="00FB5DFE">
      <w:pPr>
        <w:rPr>
          <w:ins w:id="47" w:author="Adrian Stier" w:date="2020-07-02T13:52:00Z"/>
        </w:rPr>
      </w:pPr>
      <w:ins w:id="48" w:author="Adrian Stier" w:date="2020-07-02T13:28:00Z">
        <w:r>
          <w:t xml:space="preserve">Kelp patterns showing larger scale nutrient and larger scale waves </w:t>
        </w:r>
      </w:ins>
    </w:p>
    <w:p w14:paraId="4895997E" w14:textId="2E2E5B67" w:rsidR="005655E6" w:rsidRDefault="005655E6" w:rsidP="00FB5DFE">
      <w:pPr>
        <w:rPr>
          <w:ins w:id="49" w:author="Adrian Stier" w:date="2020-07-02T13:52:00Z"/>
        </w:rPr>
      </w:pPr>
    </w:p>
    <w:p w14:paraId="43755616" w14:textId="31FFC5F7" w:rsidR="005655E6" w:rsidRDefault="005655E6" w:rsidP="00FB5DFE">
      <w:pPr>
        <w:rPr>
          <w:ins w:id="50" w:author="Adrian Stier" w:date="2020-07-02T13:52:00Z"/>
        </w:rPr>
      </w:pPr>
      <w:ins w:id="51" w:author="Adrian Stier" w:date="2020-07-02T13:52:00Z">
        <w:r>
          <w:t>-reading the paired series paper</w:t>
        </w:r>
      </w:ins>
    </w:p>
    <w:p w14:paraId="3C5A594A" w14:textId="4B07B70E" w:rsidR="005655E6" w:rsidRDefault="005655E6" w:rsidP="00FB5DFE">
      <w:pPr>
        <w:rPr>
          <w:ins w:id="52" w:author="Adrian Stier" w:date="2020-07-02T13:52:00Z"/>
        </w:rPr>
      </w:pPr>
      <w:ins w:id="53" w:author="Adrian Stier" w:date="2020-07-02T13:52:00Z">
        <w:r>
          <w:t>-getting the data organized and run through that package</w:t>
        </w:r>
      </w:ins>
    </w:p>
    <w:p w14:paraId="020675A6" w14:textId="55BDBA80" w:rsidR="005655E6" w:rsidRDefault="005655E6" w:rsidP="00FB5DFE">
      <w:pPr>
        <w:rPr>
          <w:ins w:id="54" w:author="Adrian Stier" w:date="2020-07-02T13:53:00Z"/>
        </w:rPr>
      </w:pPr>
      <w:ins w:id="55" w:author="Adrian Stier" w:date="2020-07-02T13:53:00Z">
        <w:r>
          <w:t xml:space="preserve">-do an analysis or assessment of the control sites comparing </w:t>
        </w:r>
        <w:proofErr w:type="spellStart"/>
        <w:r>
          <w:t>envt</w:t>
        </w:r>
        <w:proofErr w:type="spellEnd"/>
        <w:r>
          <w:t xml:space="preserve"> conditions </w:t>
        </w:r>
      </w:ins>
    </w:p>
    <w:p w14:paraId="6AA89DA2" w14:textId="20D03082" w:rsidR="005655E6" w:rsidRDefault="005655E6" w:rsidP="00FB5DFE">
      <w:ins w:id="56" w:author="Adrian Stier" w:date="2020-07-02T13:54:00Z">
        <w:r>
          <w:t xml:space="preserve">-try to include covariates </w:t>
        </w:r>
      </w:ins>
    </w:p>
    <w:sectPr w:rsidR="005655E6" w:rsidSect="007F1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FC320B"/>
    <w:multiLevelType w:val="hybridMultilevel"/>
    <w:tmpl w:val="21541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Adrian Stier">
    <w15:presenceInfo w15:providerId="None" w15:userId="Adrian Sti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DFE"/>
    <w:rsid w:val="000013BA"/>
    <w:rsid w:val="00002E56"/>
    <w:rsid w:val="000122BB"/>
    <w:rsid w:val="00013854"/>
    <w:rsid w:val="00017397"/>
    <w:rsid w:val="00050A1E"/>
    <w:rsid w:val="00081A72"/>
    <w:rsid w:val="000A0BEB"/>
    <w:rsid w:val="000A51F2"/>
    <w:rsid w:val="000A6528"/>
    <w:rsid w:val="000C277D"/>
    <w:rsid w:val="000C5F7D"/>
    <w:rsid w:val="000D039E"/>
    <w:rsid w:val="000E0CE0"/>
    <w:rsid w:val="000E3FB9"/>
    <w:rsid w:val="00100545"/>
    <w:rsid w:val="00105118"/>
    <w:rsid w:val="00115C95"/>
    <w:rsid w:val="00134371"/>
    <w:rsid w:val="00146D21"/>
    <w:rsid w:val="00151315"/>
    <w:rsid w:val="00154267"/>
    <w:rsid w:val="001568D2"/>
    <w:rsid w:val="001571E5"/>
    <w:rsid w:val="00162D1B"/>
    <w:rsid w:val="001712B6"/>
    <w:rsid w:val="001739D8"/>
    <w:rsid w:val="0018198B"/>
    <w:rsid w:val="001824C9"/>
    <w:rsid w:val="00190E11"/>
    <w:rsid w:val="001A2209"/>
    <w:rsid w:val="001C63E4"/>
    <w:rsid w:val="001D4CD9"/>
    <w:rsid w:val="001D7DE8"/>
    <w:rsid w:val="001E12DB"/>
    <w:rsid w:val="002026BB"/>
    <w:rsid w:val="0021360E"/>
    <w:rsid w:val="0022207F"/>
    <w:rsid w:val="00230E6E"/>
    <w:rsid w:val="00231A48"/>
    <w:rsid w:val="00244776"/>
    <w:rsid w:val="002513AD"/>
    <w:rsid w:val="00254EF2"/>
    <w:rsid w:val="0025683B"/>
    <w:rsid w:val="002626CE"/>
    <w:rsid w:val="00262CE8"/>
    <w:rsid w:val="00265C07"/>
    <w:rsid w:val="00266B56"/>
    <w:rsid w:val="0027549B"/>
    <w:rsid w:val="00277F94"/>
    <w:rsid w:val="00282577"/>
    <w:rsid w:val="00286467"/>
    <w:rsid w:val="002A5DF4"/>
    <w:rsid w:val="002A7A01"/>
    <w:rsid w:val="002B43CA"/>
    <w:rsid w:val="002B5788"/>
    <w:rsid w:val="002C00AE"/>
    <w:rsid w:val="002C1B7B"/>
    <w:rsid w:val="002D2A4A"/>
    <w:rsid w:val="002D4B6B"/>
    <w:rsid w:val="002E2F9E"/>
    <w:rsid w:val="002E48A6"/>
    <w:rsid w:val="002F3CEA"/>
    <w:rsid w:val="003048CB"/>
    <w:rsid w:val="00314EBE"/>
    <w:rsid w:val="00325094"/>
    <w:rsid w:val="0033480D"/>
    <w:rsid w:val="003669EE"/>
    <w:rsid w:val="00396F1F"/>
    <w:rsid w:val="003B40FD"/>
    <w:rsid w:val="003C101D"/>
    <w:rsid w:val="003C4A47"/>
    <w:rsid w:val="003D3D2D"/>
    <w:rsid w:val="003F6B66"/>
    <w:rsid w:val="00410A4E"/>
    <w:rsid w:val="0041544C"/>
    <w:rsid w:val="004167AA"/>
    <w:rsid w:val="0042535F"/>
    <w:rsid w:val="00433901"/>
    <w:rsid w:val="00436A94"/>
    <w:rsid w:val="00451659"/>
    <w:rsid w:val="004560A7"/>
    <w:rsid w:val="004627DF"/>
    <w:rsid w:val="00464479"/>
    <w:rsid w:val="0047204C"/>
    <w:rsid w:val="004744C1"/>
    <w:rsid w:val="00477EB4"/>
    <w:rsid w:val="0049700E"/>
    <w:rsid w:val="004A16E4"/>
    <w:rsid w:val="004A5A35"/>
    <w:rsid w:val="004B21E6"/>
    <w:rsid w:val="004B2E79"/>
    <w:rsid w:val="004D3454"/>
    <w:rsid w:val="004D7730"/>
    <w:rsid w:val="00526E63"/>
    <w:rsid w:val="0055470C"/>
    <w:rsid w:val="00555A52"/>
    <w:rsid w:val="005628E2"/>
    <w:rsid w:val="005655E6"/>
    <w:rsid w:val="00584539"/>
    <w:rsid w:val="00587558"/>
    <w:rsid w:val="005B26DC"/>
    <w:rsid w:val="005D49AF"/>
    <w:rsid w:val="005D634E"/>
    <w:rsid w:val="005F23DD"/>
    <w:rsid w:val="005F2A46"/>
    <w:rsid w:val="005F3AE8"/>
    <w:rsid w:val="006033CB"/>
    <w:rsid w:val="00605B27"/>
    <w:rsid w:val="00627A31"/>
    <w:rsid w:val="00632616"/>
    <w:rsid w:val="00636168"/>
    <w:rsid w:val="00644748"/>
    <w:rsid w:val="00646FDC"/>
    <w:rsid w:val="006521C3"/>
    <w:rsid w:val="00652CEA"/>
    <w:rsid w:val="00654C85"/>
    <w:rsid w:val="00654E84"/>
    <w:rsid w:val="00655D3B"/>
    <w:rsid w:val="006672F6"/>
    <w:rsid w:val="00683694"/>
    <w:rsid w:val="00696CE2"/>
    <w:rsid w:val="006B3218"/>
    <w:rsid w:val="006B4B6B"/>
    <w:rsid w:val="006B75AF"/>
    <w:rsid w:val="006C16DE"/>
    <w:rsid w:val="006D2697"/>
    <w:rsid w:val="006D5222"/>
    <w:rsid w:val="006E3E9B"/>
    <w:rsid w:val="006E4AA3"/>
    <w:rsid w:val="007026D2"/>
    <w:rsid w:val="00710206"/>
    <w:rsid w:val="0072205A"/>
    <w:rsid w:val="00723DF3"/>
    <w:rsid w:val="00727866"/>
    <w:rsid w:val="00731AB0"/>
    <w:rsid w:val="007322A3"/>
    <w:rsid w:val="00737695"/>
    <w:rsid w:val="00763BC9"/>
    <w:rsid w:val="00783065"/>
    <w:rsid w:val="00786D67"/>
    <w:rsid w:val="007932F2"/>
    <w:rsid w:val="007B4588"/>
    <w:rsid w:val="007C5D35"/>
    <w:rsid w:val="007D68D5"/>
    <w:rsid w:val="007D6D3E"/>
    <w:rsid w:val="007F15A1"/>
    <w:rsid w:val="007F26F3"/>
    <w:rsid w:val="00814266"/>
    <w:rsid w:val="00832258"/>
    <w:rsid w:val="00832FEE"/>
    <w:rsid w:val="00835853"/>
    <w:rsid w:val="00835E8A"/>
    <w:rsid w:val="008362E6"/>
    <w:rsid w:val="008439B9"/>
    <w:rsid w:val="008470A8"/>
    <w:rsid w:val="008472F2"/>
    <w:rsid w:val="00860266"/>
    <w:rsid w:val="0086707C"/>
    <w:rsid w:val="008670DB"/>
    <w:rsid w:val="00872BCA"/>
    <w:rsid w:val="00882F67"/>
    <w:rsid w:val="00884CA5"/>
    <w:rsid w:val="008A4554"/>
    <w:rsid w:val="008A740E"/>
    <w:rsid w:val="008B55C6"/>
    <w:rsid w:val="008B5E73"/>
    <w:rsid w:val="008C28C7"/>
    <w:rsid w:val="008C7FCE"/>
    <w:rsid w:val="008E174C"/>
    <w:rsid w:val="008F08F9"/>
    <w:rsid w:val="00914F1F"/>
    <w:rsid w:val="00932E09"/>
    <w:rsid w:val="00935FB2"/>
    <w:rsid w:val="00953581"/>
    <w:rsid w:val="00963C4D"/>
    <w:rsid w:val="00964762"/>
    <w:rsid w:val="009651A7"/>
    <w:rsid w:val="00970A4B"/>
    <w:rsid w:val="00977232"/>
    <w:rsid w:val="00977F73"/>
    <w:rsid w:val="009824BF"/>
    <w:rsid w:val="00986EDD"/>
    <w:rsid w:val="009929FE"/>
    <w:rsid w:val="00995DA1"/>
    <w:rsid w:val="00997B85"/>
    <w:rsid w:val="009B3389"/>
    <w:rsid w:val="009B592B"/>
    <w:rsid w:val="009B7DA9"/>
    <w:rsid w:val="009C6164"/>
    <w:rsid w:val="009D1F3F"/>
    <w:rsid w:val="009E25A2"/>
    <w:rsid w:val="009E6CCA"/>
    <w:rsid w:val="00A02454"/>
    <w:rsid w:val="00A10437"/>
    <w:rsid w:val="00A1095A"/>
    <w:rsid w:val="00A17EA7"/>
    <w:rsid w:val="00A223B1"/>
    <w:rsid w:val="00A50EFF"/>
    <w:rsid w:val="00A54C04"/>
    <w:rsid w:val="00A575DA"/>
    <w:rsid w:val="00A82C92"/>
    <w:rsid w:val="00A9123C"/>
    <w:rsid w:val="00A95FF8"/>
    <w:rsid w:val="00AA7EC6"/>
    <w:rsid w:val="00AB191A"/>
    <w:rsid w:val="00AB345F"/>
    <w:rsid w:val="00AB4367"/>
    <w:rsid w:val="00AB5838"/>
    <w:rsid w:val="00AB7AE5"/>
    <w:rsid w:val="00AC28DA"/>
    <w:rsid w:val="00AC469C"/>
    <w:rsid w:val="00AD7C05"/>
    <w:rsid w:val="00AE36F1"/>
    <w:rsid w:val="00B07ACA"/>
    <w:rsid w:val="00B10AB0"/>
    <w:rsid w:val="00B141B8"/>
    <w:rsid w:val="00B216E9"/>
    <w:rsid w:val="00B23C4D"/>
    <w:rsid w:val="00B307ED"/>
    <w:rsid w:val="00B32285"/>
    <w:rsid w:val="00B3280E"/>
    <w:rsid w:val="00B3600C"/>
    <w:rsid w:val="00B54297"/>
    <w:rsid w:val="00B70A4D"/>
    <w:rsid w:val="00B72DE0"/>
    <w:rsid w:val="00B7432A"/>
    <w:rsid w:val="00B760B3"/>
    <w:rsid w:val="00B87623"/>
    <w:rsid w:val="00B90FF5"/>
    <w:rsid w:val="00B92B24"/>
    <w:rsid w:val="00B9463E"/>
    <w:rsid w:val="00BA4576"/>
    <w:rsid w:val="00BB5BBC"/>
    <w:rsid w:val="00BB5E2E"/>
    <w:rsid w:val="00BB685A"/>
    <w:rsid w:val="00BC2828"/>
    <w:rsid w:val="00BC5C82"/>
    <w:rsid w:val="00BF1D18"/>
    <w:rsid w:val="00BF5B68"/>
    <w:rsid w:val="00C01782"/>
    <w:rsid w:val="00C02E5A"/>
    <w:rsid w:val="00C134A3"/>
    <w:rsid w:val="00C240C5"/>
    <w:rsid w:val="00C26BB0"/>
    <w:rsid w:val="00C30E3B"/>
    <w:rsid w:val="00C54D23"/>
    <w:rsid w:val="00C57D73"/>
    <w:rsid w:val="00C70338"/>
    <w:rsid w:val="00C74B6E"/>
    <w:rsid w:val="00C83E87"/>
    <w:rsid w:val="00C95FD5"/>
    <w:rsid w:val="00CA607B"/>
    <w:rsid w:val="00CC1699"/>
    <w:rsid w:val="00CD0857"/>
    <w:rsid w:val="00CD5E12"/>
    <w:rsid w:val="00CE11C9"/>
    <w:rsid w:val="00CE2C4F"/>
    <w:rsid w:val="00CE5918"/>
    <w:rsid w:val="00CF06EB"/>
    <w:rsid w:val="00CF1DEE"/>
    <w:rsid w:val="00CF35DD"/>
    <w:rsid w:val="00CF4828"/>
    <w:rsid w:val="00CF549F"/>
    <w:rsid w:val="00D144F0"/>
    <w:rsid w:val="00D159F3"/>
    <w:rsid w:val="00D3569C"/>
    <w:rsid w:val="00D40B98"/>
    <w:rsid w:val="00D530FD"/>
    <w:rsid w:val="00D62172"/>
    <w:rsid w:val="00D86163"/>
    <w:rsid w:val="00DA2927"/>
    <w:rsid w:val="00DD0193"/>
    <w:rsid w:val="00DF6336"/>
    <w:rsid w:val="00E029B1"/>
    <w:rsid w:val="00E1289D"/>
    <w:rsid w:val="00E13F79"/>
    <w:rsid w:val="00E158EE"/>
    <w:rsid w:val="00E236FE"/>
    <w:rsid w:val="00E23A86"/>
    <w:rsid w:val="00E47E76"/>
    <w:rsid w:val="00E56D2B"/>
    <w:rsid w:val="00E61E92"/>
    <w:rsid w:val="00E624EA"/>
    <w:rsid w:val="00E66A6B"/>
    <w:rsid w:val="00E67689"/>
    <w:rsid w:val="00E83DC2"/>
    <w:rsid w:val="00E93DF7"/>
    <w:rsid w:val="00EC74CE"/>
    <w:rsid w:val="00ED04CA"/>
    <w:rsid w:val="00EF683F"/>
    <w:rsid w:val="00F06087"/>
    <w:rsid w:val="00F14FC4"/>
    <w:rsid w:val="00F21983"/>
    <w:rsid w:val="00F32A2F"/>
    <w:rsid w:val="00F34545"/>
    <w:rsid w:val="00F845D4"/>
    <w:rsid w:val="00F91131"/>
    <w:rsid w:val="00F9534E"/>
    <w:rsid w:val="00F9635F"/>
    <w:rsid w:val="00FA373D"/>
    <w:rsid w:val="00FB5D36"/>
    <w:rsid w:val="00FB5DFE"/>
    <w:rsid w:val="00FC4F1B"/>
    <w:rsid w:val="00FD4B9A"/>
    <w:rsid w:val="00FE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3A8F29"/>
  <w14:defaultImageDpi w14:val="32767"/>
  <w15:chartTrackingRefBased/>
  <w15:docId w15:val="{2D597895-DFB5-D744-86A9-1D3ECDB79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3F7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F79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FB5D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Stier</dc:creator>
  <cp:keywords/>
  <dc:description/>
  <cp:lastModifiedBy>Adrian Stier</cp:lastModifiedBy>
  <cp:revision>1</cp:revision>
  <dcterms:created xsi:type="dcterms:W3CDTF">2020-07-02T20:08:00Z</dcterms:created>
  <dcterms:modified xsi:type="dcterms:W3CDTF">2020-07-06T21:59:00Z</dcterms:modified>
</cp:coreProperties>
</file>